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14B1" w14:textId="77777777" w:rsidR="00886A26" w:rsidRPr="00C7021E" w:rsidRDefault="00000000">
      <w:pPr>
        <w:tabs>
          <w:tab w:val="right" w:pos="10211"/>
        </w:tabs>
        <w:spacing w:after="0" w:line="259" w:lineRule="auto"/>
        <w:ind w:left="0" w:right="0" w:firstLine="0"/>
        <w:rPr>
          <w:lang w:val="ro-RO"/>
          <w:rPrChange w:id="0" w:author="CĂTĂLINA-IULIANA UNGUREAN" w:date="2026-03-15T14:06:00Z" w16du:dateUtc="2026-03-15T12:06:00Z">
            <w:rPr/>
          </w:rPrChange>
        </w:rPr>
      </w:pPr>
      <w:r w:rsidRPr="00C7021E">
        <w:rPr>
          <w:sz w:val="24"/>
          <w:lang w:val="ro-RO"/>
          <w:rPrChange w:id="1" w:author="CĂTĂLINA-IULIANA UNGUREAN" w:date="2026-03-15T14:06:00Z" w16du:dateUtc="2026-03-15T12:06:00Z">
            <w:rPr>
              <w:sz w:val="24"/>
            </w:rPr>
          </w:rPrChange>
        </w:rPr>
        <w:t>VVSS,</w:t>
      </w:r>
      <w:r w:rsidRPr="00C7021E">
        <w:rPr>
          <w:b/>
          <w:sz w:val="24"/>
          <w:lang w:val="ro-RO"/>
          <w:rPrChange w:id="2" w:author="CĂTĂLINA-IULIANA UNGUREAN" w:date="2026-03-15T14:06:00Z" w16du:dateUtc="2026-03-15T12:06:00Z">
            <w:rPr>
              <w:b/>
              <w:sz w:val="24"/>
            </w:rPr>
          </w:rPrChange>
        </w:rPr>
        <w:t xml:space="preserve"> Proiect </w:t>
      </w:r>
      <w:proofErr w:type="spellStart"/>
      <w:r w:rsidRPr="00C7021E">
        <w:rPr>
          <w:b/>
          <w:sz w:val="24"/>
          <w:lang w:val="ro-RO"/>
          <w:rPrChange w:id="3" w:author="CĂTĂLINA-IULIANA UNGUREAN" w:date="2026-03-15T14:06:00Z" w16du:dateUtc="2026-03-15T12:06:00Z">
            <w:rPr>
              <w:b/>
              <w:sz w:val="24"/>
            </w:rPr>
          </w:rPrChange>
        </w:rPr>
        <w:t>MyDrinkShop</w:t>
      </w:r>
      <w:proofErr w:type="spellEnd"/>
      <w:r w:rsidRPr="00C7021E">
        <w:rPr>
          <w:b/>
          <w:sz w:val="24"/>
          <w:lang w:val="ro-RO"/>
          <w:rPrChange w:id="4" w:author="CĂTĂLINA-IULIANA UNGUREAN" w:date="2026-03-15T14:06:00Z" w16du:dateUtc="2026-03-15T12:06:00Z">
            <w:rPr>
              <w:b/>
              <w:sz w:val="24"/>
            </w:rPr>
          </w:rPrChange>
        </w:rPr>
        <w:t xml:space="preserve"> </w:t>
      </w:r>
      <w:r w:rsidRPr="00C7021E">
        <w:rPr>
          <w:b/>
          <w:sz w:val="24"/>
          <w:lang w:val="ro-RO"/>
          <w:rPrChange w:id="5" w:author="CĂTĂLINA-IULIANA UNGUREAN" w:date="2026-03-15T14:06:00Z" w16du:dateUtc="2026-03-15T12:06:00Z">
            <w:rPr>
              <w:b/>
              <w:sz w:val="24"/>
            </w:rPr>
          </w:rPrChange>
        </w:rPr>
        <w:tab/>
      </w:r>
      <w:r w:rsidRPr="00C7021E">
        <w:rPr>
          <w:sz w:val="24"/>
          <w:lang w:val="ro-RO"/>
          <w:rPrChange w:id="6" w:author="CĂTĂLINA-IULIANA UNGUREAN" w:date="2026-03-15T14:06:00Z" w16du:dateUtc="2026-03-15T12:06:00Z">
            <w:rPr>
              <w:sz w:val="24"/>
            </w:rPr>
          </w:rPrChange>
        </w:rPr>
        <w:t xml:space="preserve">Informatică – Română, 2025-2026/II, S01---&gt;S10 </w:t>
      </w:r>
    </w:p>
    <w:p w14:paraId="6A0BAEB4" w14:textId="77777777" w:rsidR="00886A26" w:rsidRPr="00C7021E" w:rsidRDefault="00000000">
      <w:pPr>
        <w:spacing w:after="218" w:line="259" w:lineRule="auto"/>
        <w:ind w:left="0" w:right="0" w:firstLine="0"/>
        <w:rPr>
          <w:lang w:val="ro-RO"/>
          <w:rPrChange w:id="7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8" w:author="CĂTĂLINA-IULIANA UNGUREAN" w:date="2026-03-15T14:06:00Z" w16du:dateUtc="2026-03-15T12:06:00Z">
            <w:rPr/>
          </w:rPrChange>
        </w:rPr>
        <w:t xml:space="preserve"> </w:t>
      </w:r>
    </w:p>
    <w:p w14:paraId="5D3A1883" w14:textId="77777777" w:rsidR="00886A26" w:rsidRPr="00C7021E" w:rsidRDefault="00000000">
      <w:pPr>
        <w:pStyle w:val="Heading1"/>
        <w:rPr>
          <w:lang w:val="ro-RO"/>
          <w:rPrChange w:id="9" w:author="CĂTĂLINA-IULIANA UNGUREAN" w:date="2026-03-15T14:06:00Z" w16du:dateUtc="2026-03-15T12:06:00Z">
            <w:rPr/>
          </w:rPrChange>
        </w:rPr>
      </w:pPr>
      <w:proofErr w:type="spellStart"/>
      <w:r w:rsidRPr="00C7021E">
        <w:rPr>
          <w:lang w:val="ro-RO"/>
          <w:rPrChange w:id="10" w:author="CĂTĂLINA-IULIANA UNGUREAN" w:date="2026-03-15T14:06:00Z" w16du:dateUtc="2026-03-15T12:06:00Z">
            <w:rPr/>
          </w:rPrChange>
        </w:rPr>
        <w:t>MyDrinkShop</w:t>
      </w:r>
      <w:proofErr w:type="spellEnd"/>
      <w:r w:rsidRPr="00C7021E">
        <w:rPr>
          <w:lang w:val="ro-RO"/>
          <w:rPrChange w:id="11" w:author="CĂTĂLINA-IULIANA UNGUREAN" w:date="2026-03-15T14:06:00Z" w16du:dateUtc="2026-03-15T12:06:00Z">
            <w:rPr/>
          </w:rPrChange>
        </w:rPr>
        <w:t xml:space="preserve"> </w:t>
      </w:r>
    </w:p>
    <w:p w14:paraId="18CB53BA" w14:textId="77777777" w:rsidR="00886A26" w:rsidRPr="00C7021E" w:rsidRDefault="00000000">
      <w:pPr>
        <w:spacing w:after="0" w:line="239" w:lineRule="auto"/>
        <w:ind w:left="0" w:firstLine="284"/>
        <w:jc w:val="both"/>
        <w:rPr>
          <w:lang w:val="ro-RO"/>
          <w:rPrChange w:id="12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3" w:author="CĂTĂLINA-IULIANA UNGUREAN" w:date="2026-03-15T14:06:00Z" w16du:dateUtc="2026-03-15T12:06:00Z">
            <w:rPr/>
          </w:rPrChange>
        </w:rPr>
        <w:t xml:space="preserve">Se cere realizarea unei aplicații software pentru gestionarea activității unui </w:t>
      </w:r>
      <w:proofErr w:type="spellStart"/>
      <w:r w:rsidRPr="00C7021E">
        <w:rPr>
          <w:lang w:val="ro-RO"/>
          <w:rPrChange w:id="14" w:author="CĂTĂLINA-IULIANA UNGUREAN" w:date="2026-03-15T14:06:00Z" w16du:dateUtc="2026-03-15T12:06:00Z">
            <w:rPr/>
          </w:rPrChange>
        </w:rPr>
        <w:t>drinks</w:t>
      </w:r>
      <w:proofErr w:type="spellEnd"/>
      <w:r w:rsidRPr="00C7021E">
        <w:rPr>
          <w:lang w:val="ro-RO"/>
          <w:rPrChange w:id="15" w:author="CĂTĂLINA-IULIANA UNGUREAN" w:date="2026-03-15T14:06:00Z" w16du:dateUtc="2026-03-15T12:06:00Z">
            <w:rPr/>
          </w:rPrChange>
        </w:rPr>
        <w:t xml:space="preserve"> shop, care să permită administrarea produselor vândute (băuturi), a ingredientelor utilizate, a rețetelor de preparare și a comenzilor plasate de clienți. </w:t>
      </w:r>
    </w:p>
    <w:p w14:paraId="4B57BCE5" w14:textId="77777777" w:rsidR="00886A26" w:rsidRPr="00C7021E" w:rsidRDefault="00000000">
      <w:pPr>
        <w:ind w:left="0" w:right="0" w:firstLine="284"/>
        <w:rPr>
          <w:lang w:val="ro-RO"/>
          <w:rPrChange w:id="16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7" w:author="CĂTĂLINA-IULIANA UNGUREAN" w:date="2026-03-15T14:06:00Z" w16du:dateUtc="2026-03-15T12:06:00Z">
            <w:rPr/>
          </w:rPrChange>
        </w:rPr>
        <w:t xml:space="preserve">Aplicația trebuie să ofere funcționalități complete de gestiune (adăugare, modificare, ștergere, vizualizare), să asigure persistența datelor în fișiere, precum și o interfață grafică intuitivă pentru utilizator. </w:t>
      </w:r>
    </w:p>
    <w:p w14:paraId="7FF66B1D" w14:textId="77777777" w:rsidR="00886A26" w:rsidRPr="00C7021E" w:rsidRDefault="00000000">
      <w:pPr>
        <w:ind w:left="0" w:right="0" w:firstLine="284"/>
        <w:rPr>
          <w:lang w:val="ro-RO"/>
          <w:rPrChange w:id="18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9" w:author="CĂTĂLINA-IULIANA UNGUREAN" w:date="2026-03-15T14:06:00Z" w16du:dateUtc="2026-03-15T12:06:00Z">
            <w:rPr/>
          </w:rPrChange>
        </w:rPr>
        <w:t xml:space="preserve">Soluția trebuie implementată respectând principiile programării orientate pe obiect și o arhitectură stratificată, care separă clar: </w:t>
      </w:r>
    </w:p>
    <w:p w14:paraId="2B783424" w14:textId="77777777" w:rsidR="00886A26" w:rsidRPr="00C7021E" w:rsidRDefault="00000000">
      <w:pPr>
        <w:numPr>
          <w:ilvl w:val="0"/>
          <w:numId w:val="1"/>
        </w:numPr>
        <w:spacing w:after="4" w:line="250" w:lineRule="auto"/>
        <w:ind w:right="0" w:hanging="360"/>
        <w:rPr>
          <w:lang w:val="ro-RO"/>
          <w:rPrChange w:id="20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21" w:author="CĂTĂLINA-IULIANA UNGUREAN" w:date="2026-03-15T14:06:00Z" w16du:dateUtc="2026-03-15T12:06:00Z">
            <w:rPr/>
          </w:rPrChange>
        </w:rPr>
        <w:t xml:space="preserve">modelul de date, </w:t>
      </w:r>
    </w:p>
    <w:p w14:paraId="3D75259D" w14:textId="77777777" w:rsidR="00886A26" w:rsidRPr="00C7021E" w:rsidRDefault="00000000">
      <w:pPr>
        <w:numPr>
          <w:ilvl w:val="0"/>
          <w:numId w:val="1"/>
        </w:numPr>
        <w:spacing w:after="4" w:line="250" w:lineRule="auto"/>
        <w:ind w:right="0" w:hanging="360"/>
        <w:rPr>
          <w:lang w:val="ro-RO"/>
          <w:rPrChange w:id="22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23" w:author="CĂTĂLINA-IULIANA UNGUREAN" w:date="2026-03-15T14:06:00Z" w16du:dateUtc="2026-03-15T12:06:00Z">
            <w:rPr/>
          </w:rPrChange>
        </w:rPr>
        <w:t xml:space="preserve">logica de business, </w:t>
      </w:r>
    </w:p>
    <w:p w14:paraId="5230DE63" w14:textId="77777777" w:rsidR="00886A26" w:rsidRPr="00C7021E" w:rsidRDefault="00000000">
      <w:pPr>
        <w:numPr>
          <w:ilvl w:val="0"/>
          <w:numId w:val="1"/>
        </w:numPr>
        <w:spacing w:after="4" w:line="250" w:lineRule="auto"/>
        <w:ind w:right="0" w:hanging="360"/>
        <w:rPr>
          <w:lang w:val="ro-RO"/>
          <w:rPrChange w:id="24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25" w:author="CĂTĂLINA-IULIANA UNGUREAN" w:date="2026-03-15T14:06:00Z" w16du:dateUtc="2026-03-15T12:06:00Z">
            <w:rPr/>
          </w:rPrChange>
        </w:rPr>
        <w:t xml:space="preserve">accesul la date, </w:t>
      </w:r>
    </w:p>
    <w:p w14:paraId="37D05A73" w14:textId="61C53B11" w:rsidR="00886A26" w:rsidRPr="00C7021E" w:rsidRDefault="00000000">
      <w:pPr>
        <w:numPr>
          <w:ilvl w:val="0"/>
          <w:numId w:val="1"/>
        </w:numPr>
        <w:ind w:right="0" w:hanging="360"/>
        <w:rPr>
          <w:lang w:val="ro-RO"/>
          <w:rPrChange w:id="26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27" w:author="CĂTĂLINA-IULIANA UNGUREAN" w:date="2026-03-15T14:06:00Z" w16du:dateUtc="2026-03-15T12:06:00Z">
            <w:rPr/>
          </w:rPrChange>
        </w:rPr>
        <w:t xml:space="preserve">interfața cu utilizatorul. </w:t>
      </w:r>
    </w:p>
    <w:p w14:paraId="4F2AC97D" w14:textId="77777777" w:rsidR="00886A26" w:rsidRPr="00C7021E" w:rsidRDefault="00000000">
      <w:pPr>
        <w:spacing w:after="0" w:line="259" w:lineRule="auto"/>
        <w:ind w:left="284" w:right="0" w:firstLine="0"/>
        <w:rPr>
          <w:lang w:val="ro-RO"/>
          <w:rPrChange w:id="28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29" w:author="CĂTĂLINA-IULIANA UNGUREAN" w:date="2026-03-15T14:06:00Z" w16du:dateUtc="2026-03-15T12:06:00Z">
            <w:rPr/>
          </w:rPrChange>
        </w:rPr>
        <w:t xml:space="preserve"> </w:t>
      </w:r>
    </w:p>
    <w:p w14:paraId="3780A6D7" w14:textId="77777777" w:rsidR="00886A26" w:rsidRPr="00C7021E" w:rsidRDefault="00000000">
      <w:pPr>
        <w:ind w:left="294" w:right="0"/>
        <w:rPr>
          <w:lang w:val="ro-RO"/>
          <w:rPrChange w:id="30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31" w:author="CĂTĂLINA-IULIANA UNGUREAN" w:date="2026-03-15T14:06:00Z" w16du:dateUtc="2026-03-15T12:06:00Z">
            <w:rPr/>
          </w:rPrChange>
        </w:rPr>
        <w:t xml:space="preserve">Cerințe funcționale </w:t>
      </w:r>
    </w:p>
    <w:p w14:paraId="5D8D4532" w14:textId="77777777" w:rsidR="00886A26" w:rsidRPr="00C7021E" w:rsidRDefault="00000000">
      <w:pPr>
        <w:numPr>
          <w:ilvl w:val="0"/>
          <w:numId w:val="2"/>
        </w:numPr>
        <w:ind w:right="0" w:hanging="360"/>
        <w:rPr>
          <w:lang w:val="ro-RO"/>
          <w:rPrChange w:id="32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33" w:author="CĂTĂLINA-IULIANA UNGUREAN" w:date="2026-03-15T14:06:00Z" w16du:dateUtc="2026-03-15T12:06:00Z">
            <w:rPr/>
          </w:rPrChange>
        </w:rPr>
        <w:t xml:space="preserve">Aplicația trebuie să permită gestionarea produselor (băuturi): </w:t>
      </w:r>
    </w:p>
    <w:p w14:paraId="66C4217C" w14:textId="77777777" w:rsidR="000A5E7F" w:rsidRPr="00C7021E" w:rsidRDefault="00000000">
      <w:pPr>
        <w:numPr>
          <w:ilvl w:val="1"/>
          <w:numId w:val="2"/>
        </w:numPr>
        <w:ind w:right="5296"/>
        <w:rPr>
          <w:lang w:val="ro-RO"/>
          <w:rPrChange w:id="34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35" w:author="CĂTĂLINA-IULIANA UNGUREAN" w:date="2026-03-15T14:06:00Z" w16du:dateUtc="2026-03-15T12:06:00Z">
            <w:rPr/>
          </w:rPrChange>
        </w:rPr>
        <w:t xml:space="preserve">adăugare produs nou; </w:t>
      </w:r>
    </w:p>
    <w:p w14:paraId="353DE0E7" w14:textId="77777777" w:rsidR="000A5E7F" w:rsidRPr="00C7021E" w:rsidRDefault="00000000">
      <w:pPr>
        <w:numPr>
          <w:ilvl w:val="1"/>
          <w:numId w:val="2"/>
        </w:numPr>
        <w:ind w:right="5296"/>
        <w:rPr>
          <w:lang w:val="ro-RO"/>
          <w:rPrChange w:id="36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37" w:author="CĂTĂLINA-IULIANA UNGUREAN" w:date="2026-03-15T14:06:00Z" w16du:dateUtc="2026-03-15T12:06:00Z">
            <w:rPr/>
          </w:rPrChange>
        </w:rPr>
        <w:t xml:space="preserve">modificare produs existent; </w:t>
      </w:r>
    </w:p>
    <w:p w14:paraId="284F4FFE" w14:textId="77777777" w:rsidR="000A5E7F" w:rsidRPr="00C7021E" w:rsidRDefault="00000000">
      <w:pPr>
        <w:numPr>
          <w:ilvl w:val="1"/>
          <w:numId w:val="2"/>
        </w:numPr>
        <w:ind w:right="5296"/>
        <w:rPr>
          <w:lang w:val="ro-RO"/>
          <w:rPrChange w:id="38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39" w:author="CĂTĂLINA-IULIANA UNGUREAN" w:date="2026-03-15T14:06:00Z" w16du:dateUtc="2026-03-15T12:06:00Z">
            <w:rPr/>
          </w:rPrChange>
        </w:rPr>
        <w:t xml:space="preserve">ștergere produs; </w:t>
      </w:r>
    </w:p>
    <w:p w14:paraId="0FA466C2" w14:textId="58F1C163" w:rsidR="00886A26" w:rsidRPr="00C7021E" w:rsidRDefault="00000000">
      <w:pPr>
        <w:numPr>
          <w:ilvl w:val="1"/>
          <w:numId w:val="2"/>
        </w:numPr>
        <w:ind w:right="5296"/>
        <w:rPr>
          <w:lang w:val="ro-RO"/>
          <w:rPrChange w:id="40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41" w:author="CĂTĂLINA-IULIANA UNGUREAN" w:date="2026-03-15T14:06:00Z" w16du:dateUtc="2026-03-15T12:06:00Z">
            <w:rPr/>
          </w:rPrChange>
        </w:rPr>
        <w:t xml:space="preserve">afișare listă produse. </w:t>
      </w:r>
    </w:p>
    <w:p w14:paraId="3106E0EB" w14:textId="77777777" w:rsidR="00886A26" w:rsidRPr="00C7021E" w:rsidRDefault="00000000">
      <w:pPr>
        <w:numPr>
          <w:ilvl w:val="0"/>
          <w:numId w:val="2"/>
        </w:numPr>
        <w:ind w:right="0" w:hanging="360"/>
        <w:rPr>
          <w:lang w:val="ro-RO"/>
          <w:rPrChange w:id="42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43" w:author="CĂTĂLINA-IULIANA UNGUREAN" w:date="2026-03-15T14:06:00Z" w16du:dateUtc="2026-03-15T12:06:00Z">
            <w:rPr/>
          </w:rPrChange>
        </w:rPr>
        <w:t xml:space="preserve">Fiecare produs trebuie să aparțină unui tip și unei categorii. </w:t>
      </w:r>
    </w:p>
    <w:p w14:paraId="6FEF52F0" w14:textId="77777777" w:rsidR="00886A26" w:rsidRPr="00C7021E" w:rsidRDefault="00000000">
      <w:pPr>
        <w:numPr>
          <w:ilvl w:val="0"/>
          <w:numId w:val="2"/>
        </w:numPr>
        <w:spacing w:after="4" w:line="250" w:lineRule="auto"/>
        <w:ind w:right="0" w:hanging="360"/>
        <w:rPr>
          <w:lang w:val="ro-RO"/>
          <w:rPrChange w:id="44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45" w:author="CĂTĂLINA-IULIANA UNGUREAN" w:date="2026-03-15T14:06:00Z" w16du:dateUtc="2026-03-15T12:06:00Z">
            <w:rPr/>
          </w:rPrChange>
        </w:rPr>
        <w:t xml:space="preserve">Utilizatorul poate adăuga, modifica și șterge tipuri și categorii de băuturi. </w:t>
      </w:r>
    </w:p>
    <w:p w14:paraId="7FE79437" w14:textId="166F204F" w:rsidR="000A5E7F" w:rsidRPr="00C7021E" w:rsidRDefault="00000000" w:rsidP="000A5E7F">
      <w:pPr>
        <w:numPr>
          <w:ilvl w:val="0"/>
          <w:numId w:val="2"/>
        </w:numPr>
        <w:ind w:right="0" w:hanging="360"/>
        <w:rPr>
          <w:lang w:val="ro-RO"/>
          <w:rPrChange w:id="46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47" w:author="CĂTĂLINA-IULIANA UNGUREAN" w:date="2026-03-15T14:06:00Z" w16du:dateUtc="2026-03-15T12:06:00Z">
            <w:rPr/>
          </w:rPrChange>
        </w:rPr>
        <w:t xml:space="preserve">Aplicația trebuie să permită definirea rețetelor pentru produse: </w:t>
      </w:r>
    </w:p>
    <w:p w14:paraId="74C9E175" w14:textId="77777777" w:rsidR="000A5E7F" w:rsidRPr="00C7021E" w:rsidRDefault="00000000" w:rsidP="000A5E7F">
      <w:pPr>
        <w:ind w:left="705" w:right="0" w:firstLine="0"/>
        <w:rPr>
          <w:lang w:val="ro-RO"/>
          <w:rPrChange w:id="48" w:author="CĂTĂLINA-IULIANA UNGUREAN" w:date="2026-03-15T14:06:00Z" w16du:dateUtc="2026-03-15T12:06:00Z">
            <w:rPr/>
          </w:rPrChange>
        </w:rPr>
      </w:pPr>
      <w:r w:rsidRPr="00C7021E">
        <w:rPr>
          <w:rFonts w:ascii="Courier New" w:eastAsia="Courier New" w:hAnsi="Courier New" w:cs="Courier New"/>
          <w:sz w:val="20"/>
          <w:lang w:val="ro-RO"/>
          <w:rPrChange w:id="49" w:author="CĂTĂLINA-IULIANA UNGUREAN" w:date="2026-03-15T14:06:00Z" w16du:dateUtc="2026-03-15T12:06:00Z">
            <w:rPr>
              <w:rFonts w:ascii="Courier New" w:eastAsia="Courier New" w:hAnsi="Courier New" w:cs="Courier New"/>
              <w:sz w:val="20"/>
            </w:rPr>
          </w:rPrChange>
        </w:rPr>
        <w:t>o</w:t>
      </w:r>
      <w:r w:rsidRPr="00C7021E">
        <w:rPr>
          <w:rFonts w:ascii="Arial" w:eastAsia="Arial" w:hAnsi="Arial" w:cs="Arial"/>
          <w:sz w:val="20"/>
          <w:lang w:val="ro-RO"/>
          <w:rPrChange w:id="50" w:author="CĂTĂLINA-IULIANA UNGUREAN" w:date="2026-03-15T14:06:00Z" w16du:dateUtc="2026-03-15T12:06:00Z">
            <w:rPr>
              <w:rFonts w:ascii="Arial" w:eastAsia="Arial" w:hAnsi="Arial" w:cs="Arial"/>
              <w:sz w:val="20"/>
            </w:rPr>
          </w:rPrChange>
        </w:rPr>
        <w:t xml:space="preserve"> </w:t>
      </w:r>
      <w:r w:rsidRPr="00C7021E">
        <w:rPr>
          <w:lang w:val="ro-RO"/>
          <w:rPrChange w:id="51" w:author="CĂTĂLINA-IULIANA UNGUREAN" w:date="2026-03-15T14:06:00Z" w16du:dateUtc="2026-03-15T12:06:00Z">
            <w:rPr/>
          </w:rPrChange>
        </w:rPr>
        <w:t xml:space="preserve">fiecare rețetă este compusă din mai multe ingrediente; </w:t>
      </w:r>
    </w:p>
    <w:p w14:paraId="4FE9830F" w14:textId="11F98E60" w:rsidR="000A5E7F" w:rsidRPr="00C7021E" w:rsidRDefault="00000000" w:rsidP="000A5E7F">
      <w:pPr>
        <w:ind w:left="705" w:right="0" w:firstLine="0"/>
        <w:rPr>
          <w:ins w:id="52" w:author="ANDRA-MARIA VRANCIU" w:date="2026-03-15T13:56:00Z" w16du:dateUtc="2026-03-15T11:56:00Z"/>
          <w:lang w:val="ro-RO"/>
          <w:rPrChange w:id="53" w:author="CĂTĂLINA-IULIANA UNGUREAN" w:date="2026-03-15T14:06:00Z" w16du:dateUtc="2026-03-15T12:06:00Z">
            <w:rPr>
              <w:ins w:id="54" w:author="ANDRA-MARIA VRANCIU" w:date="2026-03-15T13:56:00Z" w16du:dateUtc="2026-03-15T11:56:00Z"/>
            </w:rPr>
          </w:rPrChange>
        </w:rPr>
      </w:pPr>
      <w:r w:rsidRPr="00C7021E">
        <w:rPr>
          <w:rFonts w:ascii="Courier New" w:eastAsia="Courier New" w:hAnsi="Courier New" w:cs="Courier New"/>
          <w:sz w:val="20"/>
          <w:lang w:val="ro-RO"/>
          <w:rPrChange w:id="55" w:author="CĂTĂLINA-IULIANA UNGUREAN" w:date="2026-03-15T14:06:00Z" w16du:dateUtc="2026-03-15T12:06:00Z">
            <w:rPr>
              <w:rFonts w:ascii="Courier New" w:eastAsia="Courier New" w:hAnsi="Courier New" w:cs="Courier New"/>
              <w:sz w:val="20"/>
            </w:rPr>
          </w:rPrChange>
        </w:rPr>
        <w:t>o</w:t>
      </w:r>
      <w:r w:rsidRPr="00C7021E">
        <w:rPr>
          <w:rFonts w:ascii="Arial" w:eastAsia="Arial" w:hAnsi="Arial" w:cs="Arial"/>
          <w:sz w:val="20"/>
          <w:lang w:val="ro-RO"/>
          <w:rPrChange w:id="56" w:author="CĂTĂLINA-IULIANA UNGUREAN" w:date="2026-03-15T14:06:00Z" w16du:dateUtc="2026-03-15T12:06:00Z">
            <w:rPr>
              <w:rFonts w:ascii="Arial" w:eastAsia="Arial" w:hAnsi="Arial" w:cs="Arial"/>
              <w:sz w:val="20"/>
            </w:rPr>
          </w:rPrChange>
        </w:rPr>
        <w:t xml:space="preserve"> </w:t>
      </w:r>
      <w:r w:rsidRPr="00C7021E">
        <w:rPr>
          <w:lang w:val="ro-RO"/>
          <w:rPrChange w:id="57" w:author="CĂTĂLINA-IULIANA UNGUREAN" w:date="2026-03-15T14:06:00Z" w16du:dateUtc="2026-03-15T12:06:00Z">
            <w:rPr/>
          </w:rPrChange>
        </w:rPr>
        <w:t xml:space="preserve">pentru fiecare ingredient se specifică o cantitate. </w:t>
      </w:r>
    </w:p>
    <w:p w14:paraId="0471EDFF" w14:textId="4767F8E4" w:rsidR="000A5E7F" w:rsidRPr="00C7021E" w:rsidRDefault="000A5E7F" w:rsidP="000A5E7F">
      <w:pPr>
        <w:pStyle w:val="ListParagraph"/>
        <w:numPr>
          <w:ilvl w:val="0"/>
          <w:numId w:val="2"/>
        </w:numPr>
        <w:ind w:right="0"/>
        <w:rPr>
          <w:ins w:id="58" w:author="ANDRA-MARIA VRANCIU" w:date="2026-03-15T13:57:00Z" w16du:dateUtc="2026-03-15T11:57:00Z"/>
          <w:lang w:val="ro-RO"/>
          <w:rPrChange w:id="59" w:author="CĂTĂLINA-IULIANA UNGUREAN" w:date="2026-03-15T14:06:00Z" w16du:dateUtc="2026-03-15T12:06:00Z">
            <w:rPr>
              <w:ins w:id="60" w:author="ANDRA-MARIA VRANCIU" w:date="2026-03-15T13:57:00Z" w16du:dateUtc="2026-03-15T11:57:00Z"/>
            </w:rPr>
          </w:rPrChange>
        </w:rPr>
      </w:pPr>
      <w:ins w:id="61" w:author="ANDRA-MARIA VRANCIU" w:date="2026-03-15T13:56:00Z">
        <w:r w:rsidRPr="00C7021E">
          <w:rPr>
            <w:lang w:val="ro-RO"/>
            <w:rPrChange w:id="62" w:author="CĂTĂLINA-IULIANA UNGUREAN" w:date="2026-03-15T14:06:00Z" w16du:dateUtc="2026-03-15T12:06:00Z">
              <w:rPr/>
            </w:rPrChange>
          </w:rPr>
          <w:t>Aplicația trebuie să permită gestionarea ingredientelor:</w:t>
        </w:r>
      </w:ins>
    </w:p>
    <w:p w14:paraId="4CE980D4" w14:textId="25C73470" w:rsidR="000A5E7F" w:rsidRPr="00C7021E" w:rsidRDefault="000A5E7F" w:rsidP="000A5E7F">
      <w:pPr>
        <w:pStyle w:val="ListParagraph"/>
        <w:ind w:left="705" w:right="0" w:firstLine="0"/>
        <w:rPr>
          <w:ins w:id="63" w:author="ANDRA-MARIA VRANCIU" w:date="2026-03-15T13:57:00Z" w16du:dateUtc="2026-03-15T11:57:00Z"/>
          <w:lang w:val="ro-RO"/>
          <w:rPrChange w:id="64" w:author="CĂTĂLINA-IULIANA UNGUREAN" w:date="2026-03-15T14:06:00Z" w16du:dateUtc="2026-03-15T12:06:00Z">
            <w:rPr>
              <w:ins w:id="65" w:author="ANDRA-MARIA VRANCIU" w:date="2026-03-15T13:57:00Z" w16du:dateUtc="2026-03-15T11:57:00Z"/>
            </w:rPr>
          </w:rPrChange>
        </w:rPr>
      </w:pPr>
      <w:ins w:id="66" w:author="ANDRA-MARIA VRANCIU" w:date="2026-03-15T13:57:00Z" w16du:dateUtc="2026-03-15T11:57:00Z">
        <w:r w:rsidRPr="00C7021E">
          <w:rPr>
            <w:rFonts w:ascii="Courier New" w:eastAsia="Courier New" w:hAnsi="Courier New" w:cs="Courier New"/>
            <w:sz w:val="20"/>
            <w:lang w:val="ro-RO"/>
            <w:rPrChange w:id="67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>o</w:t>
        </w:r>
      </w:ins>
      <w:ins w:id="68" w:author="ANDRA-MARIA VRANCIU" w:date="2026-03-15T13:56:00Z">
        <w:r w:rsidRPr="00C7021E">
          <w:rPr>
            <w:lang w:val="ro-RO"/>
            <w:rPrChange w:id="69" w:author="CĂTĂLINA-IULIANA UNGUREAN" w:date="2026-03-15T14:06:00Z" w16du:dateUtc="2026-03-15T12:06:00Z">
              <w:rPr/>
            </w:rPrChange>
          </w:rPr>
          <w:t xml:space="preserve"> adăugare ingredient nou;</w:t>
        </w:r>
      </w:ins>
    </w:p>
    <w:p w14:paraId="3C57EB6B" w14:textId="60E4538C" w:rsidR="000A5E7F" w:rsidRPr="00C7021E" w:rsidRDefault="000A5E7F" w:rsidP="000A5E7F">
      <w:pPr>
        <w:pStyle w:val="ListParagraph"/>
        <w:ind w:left="705" w:right="0" w:firstLine="0"/>
        <w:rPr>
          <w:ins w:id="70" w:author="ANDRA-MARIA VRANCIU" w:date="2026-03-15T13:57:00Z" w16du:dateUtc="2026-03-15T11:57:00Z"/>
          <w:lang w:val="ro-RO"/>
          <w:rPrChange w:id="71" w:author="CĂTĂLINA-IULIANA UNGUREAN" w:date="2026-03-15T14:06:00Z" w16du:dateUtc="2026-03-15T12:06:00Z">
            <w:rPr>
              <w:ins w:id="72" w:author="ANDRA-MARIA VRANCIU" w:date="2026-03-15T13:57:00Z" w16du:dateUtc="2026-03-15T11:57:00Z"/>
            </w:rPr>
          </w:rPrChange>
        </w:rPr>
      </w:pPr>
      <w:ins w:id="73" w:author="ANDRA-MARIA VRANCIU" w:date="2026-03-15T13:57:00Z" w16du:dateUtc="2026-03-15T11:57:00Z">
        <w:r w:rsidRPr="00C7021E">
          <w:rPr>
            <w:rFonts w:ascii="Courier New" w:eastAsia="Courier New" w:hAnsi="Courier New" w:cs="Courier New"/>
            <w:sz w:val="20"/>
            <w:lang w:val="ro-RO"/>
            <w:rPrChange w:id="74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>o</w:t>
        </w:r>
      </w:ins>
      <w:ins w:id="75" w:author="ANDRA-MARIA VRANCIU" w:date="2026-03-15T13:56:00Z">
        <w:r w:rsidRPr="00C7021E">
          <w:rPr>
            <w:lang w:val="ro-RO"/>
            <w:rPrChange w:id="76" w:author="CĂTĂLINA-IULIANA UNGUREAN" w:date="2026-03-15T14:06:00Z" w16du:dateUtc="2026-03-15T12:06:00Z">
              <w:rPr/>
            </w:rPrChange>
          </w:rPr>
          <w:t xml:space="preserve"> modificare ingredient existent; </w:t>
        </w:r>
      </w:ins>
    </w:p>
    <w:p w14:paraId="7B6C0414" w14:textId="49E16BB3" w:rsidR="000A5E7F" w:rsidRPr="00C7021E" w:rsidRDefault="000A5E7F" w:rsidP="000A5E7F">
      <w:pPr>
        <w:pStyle w:val="ListParagraph"/>
        <w:ind w:left="705" w:right="0" w:firstLine="0"/>
        <w:rPr>
          <w:ins w:id="77" w:author="ANDRA-MARIA VRANCIU" w:date="2026-03-15T13:57:00Z" w16du:dateUtc="2026-03-15T11:57:00Z"/>
          <w:lang w:val="ro-RO"/>
          <w:rPrChange w:id="78" w:author="CĂTĂLINA-IULIANA UNGUREAN" w:date="2026-03-15T14:06:00Z" w16du:dateUtc="2026-03-15T12:06:00Z">
            <w:rPr>
              <w:ins w:id="79" w:author="ANDRA-MARIA VRANCIU" w:date="2026-03-15T13:57:00Z" w16du:dateUtc="2026-03-15T11:57:00Z"/>
            </w:rPr>
          </w:rPrChange>
        </w:rPr>
      </w:pPr>
      <w:ins w:id="80" w:author="ANDRA-MARIA VRANCIU" w:date="2026-03-15T13:57:00Z" w16du:dateUtc="2026-03-15T11:57:00Z">
        <w:r w:rsidRPr="00C7021E">
          <w:rPr>
            <w:rFonts w:ascii="Courier New" w:eastAsia="Courier New" w:hAnsi="Courier New" w:cs="Courier New"/>
            <w:sz w:val="20"/>
            <w:lang w:val="ro-RO"/>
            <w:rPrChange w:id="81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>o</w:t>
        </w:r>
        <w:r w:rsidRPr="00C7021E">
          <w:rPr>
            <w:lang w:val="ro-RO"/>
            <w:rPrChange w:id="82" w:author="CĂTĂLINA-IULIANA UNGUREAN" w:date="2026-03-15T14:06:00Z" w16du:dateUtc="2026-03-15T12:06:00Z">
              <w:rPr/>
            </w:rPrChange>
          </w:rPr>
          <w:t xml:space="preserve"> </w:t>
        </w:r>
      </w:ins>
      <w:ins w:id="83" w:author="ANDRA-MARIA VRANCIU" w:date="2026-03-15T13:56:00Z">
        <w:r w:rsidRPr="00C7021E">
          <w:rPr>
            <w:lang w:val="ro-RO"/>
            <w:rPrChange w:id="84" w:author="CĂTĂLINA-IULIANA UNGUREAN" w:date="2026-03-15T14:06:00Z" w16du:dateUtc="2026-03-15T12:06:00Z">
              <w:rPr/>
            </w:rPrChange>
          </w:rPr>
          <w:t xml:space="preserve">ștergere ingredient; </w:t>
        </w:r>
      </w:ins>
    </w:p>
    <w:p w14:paraId="4378836F" w14:textId="4FBCA293" w:rsidR="000A5E7F" w:rsidRPr="00C7021E" w:rsidRDefault="000A5E7F">
      <w:pPr>
        <w:pStyle w:val="ListParagraph"/>
        <w:ind w:left="705" w:right="0" w:firstLine="0"/>
        <w:rPr>
          <w:rFonts w:ascii="Courier New" w:eastAsia="Courier New" w:hAnsi="Courier New" w:cs="Courier New"/>
          <w:sz w:val="20"/>
          <w:lang w:val="ro-RO"/>
          <w:rPrChange w:id="85" w:author="CĂTĂLINA-IULIANA UNGUREAN" w:date="2026-03-15T14:06:00Z" w16du:dateUtc="2026-03-15T12:06:00Z">
            <w:rPr/>
          </w:rPrChange>
        </w:rPr>
        <w:pPrChange w:id="86" w:author="ANDRA-MARIA VRANCIU" w:date="2026-03-15T13:57:00Z" w16du:dateUtc="2026-03-15T11:57:00Z">
          <w:pPr>
            <w:ind w:left="705" w:right="0" w:firstLine="0"/>
          </w:pPr>
        </w:pPrChange>
      </w:pPr>
      <w:ins w:id="87" w:author="ANDRA-MARIA VRANCIU" w:date="2026-03-15T13:57:00Z" w16du:dateUtc="2026-03-15T11:57:00Z">
        <w:r w:rsidRPr="00C7021E">
          <w:rPr>
            <w:rFonts w:ascii="Courier New" w:eastAsia="Courier New" w:hAnsi="Courier New" w:cs="Courier New"/>
            <w:sz w:val="20"/>
            <w:lang w:val="ro-RO"/>
            <w:rPrChange w:id="88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>o</w:t>
        </w:r>
        <w:r w:rsidRPr="00C7021E">
          <w:rPr>
            <w:lang w:val="ro-RO"/>
            <w:rPrChange w:id="89" w:author="CĂTĂLINA-IULIANA UNGUREAN" w:date="2026-03-15T14:06:00Z" w16du:dateUtc="2026-03-15T12:06:00Z">
              <w:rPr/>
            </w:rPrChange>
          </w:rPr>
          <w:t xml:space="preserve"> </w:t>
        </w:r>
      </w:ins>
      <w:ins w:id="90" w:author="ANDRA-MARIA VRANCIU" w:date="2026-03-15T13:56:00Z">
        <w:r w:rsidRPr="00C7021E">
          <w:rPr>
            <w:lang w:val="ro-RO"/>
            <w:rPrChange w:id="91" w:author="CĂTĂLINA-IULIANA UNGUREAN" w:date="2026-03-15T14:06:00Z" w16du:dateUtc="2026-03-15T12:06:00Z">
              <w:rPr/>
            </w:rPrChange>
          </w:rPr>
          <w:t>afișare listă ingrediente.</w:t>
        </w:r>
      </w:ins>
    </w:p>
    <w:p w14:paraId="5DDE298C" w14:textId="3FA4E89E" w:rsidR="000A5E7F" w:rsidRPr="00C7021E" w:rsidRDefault="00000000" w:rsidP="000A5E7F">
      <w:pPr>
        <w:numPr>
          <w:ilvl w:val="0"/>
          <w:numId w:val="2"/>
        </w:numPr>
        <w:spacing w:after="4" w:line="250" w:lineRule="auto"/>
        <w:ind w:right="0" w:hanging="360"/>
        <w:rPr>
          <w:lang w:val="ro-RO"/>
          <w:rPrChange w:id="92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93" w:author="CĂTĂLINA-IULIANA UNGUREAN" w:date="2026-03-15T14:06:00Z" w16du:dateUtc="2026-03-15T12:06:00Z">
            <w:rPr/>
          </w:rPrChange>
        </w:rPr>
        <w:t>Aplicația trebuie să gestioneze stocurile de ingrediente:</w:t>
      </w:r>
    </w:p>
    <w:p w14:paraId="62069F96" w14:textId="167054F3" w:rsidR="000A5E7F" w:rsidRPr="00C7021E" w:rsidRDefault="000E01BE" w:rsidP="000A5E7F">
      <w:pPr>
        <w:spacing w:after="4" w:line="250" w:lineRule="auto"/>
        <w:ind w:left="705" w:right="0" w:firstLine="0"/>
        <w:rPr>
          <w:ins w:id="94" w:author="ANDRA-MARIA VRANCIU" w:date="2026-03-15T13:59:00Z" w16du:dateUtc="2026-03-15T11:59:00Z"/>
          <w:lang w:val="ro-RO"/>
          <w:rPrChange w:id="95" w:author="CĂTĂLINA-IULIANA UNGUREAN" w:date="2026-03-15T14:06:00Z" w16du:dateUtc="2026-03-15T12:06:00Z">
            <w:rPr>
              <w:ins w:id="96" w:author="ANDRA-MARIA VRANCIU" w:date="2026-03-15T13:59:00Z" w16du:dateUtc="2026-03-15T11:59:00Z"/>
              <w:rFonts w:ascii="Courier New" w:eastAsia="Courier New" w:hAnsi="Courier New" w:cs="Courier New"/>
              <w:sz w:val="20"/>
            </w:rPr>
          </w:rPrChange>
        </w:rPr>
      </w:pPr>
      <w:ins w:id="97" w:author="ANDRA-MARIA VRANCIU" w:date="2026-03-15T14:02:00Z" w16du:dateUtc="2026-03-15T12:02:00Z">
        <w:r w:rsidRPr="00C7021E">
          <w:rPr>
            <w:rFonts w:ascii="Courier New" w:eastAsia="Courier New" w:hAnsi="Courier New" w:cs="Courier New"/>
            <w:sz w:val="20"/>
            <w:lang w:val="ro-RO"/>
            <w:rPrChange w:id="98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>o</w:t>
        </w:r>
        <w:r w:rsidRPr="00C7021E">
          <w:rPr>
            <w:lang w:val="ro-RO"/>
            <w:rPrChange w:id="99" w:author="CĂTĂLINA-IULIANA UNGUREAN" w:date="2026-03-15T14:06:00Z" w16du:dateUtc="2026-03-15T12:06:00Z">
              <w:rPr/>
            </w:rPrChange>
          </w:rPr>
          <w:t xml:space="preserve"> </w:t>
        </w:r>
      </w:ins>
      <w:ins w:id="100" w:author="ANDRA-MARIA VRANCIU" w:date="2026-03-15T14:00:00Z" w16du:dateUtc="2026-03-15T12:00:00Z">
        <w:r w:rsidRPr="00C7021E">
          <w:rPr>
            <w:lang w:val="ro-RO"/>
            <w:rPrChange w:id="101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 xml:space="preserve">la plasarea unei comenzi, </w:t>
        </w:r>
        <w:proofErr w:type="spellStart"/>
        <w:r w:rsidRPr="00C7021E">
          <w:rPr>
            <w:lang w:val="ro-RO"/>
            <w:rPrChange w:id="102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>aplicatia</w:t>
        </w:r>
        <w:proofErr w:type="spellEnd"/>
        <w:r w:rsidRPr="00C7021E">
          <w:rPr>
            <w:lang w:val="ro-RO"/>
            <w:rPrChange w:id="103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 xml:space="preserve"> trebuie sa verifice daca exista suficiente ingredient in stoc pentru prepararea produselor comandate. Daca stocul este </w:t>
        </w:r>
      </w:ins>
      <w:proofErr w:type="spellStart"/>
      <w:ins w:id="104" w:author="ANDRA-MARIA VRANCIU" w:date="2026-03-15T14:01:00Z" w16du:dateUtc="2026-03-15T12:01:00Z">
        <w:r w:rsidRPr="00C7021E">
          <w:rPr>
            <w:lang w:val="ro-RO"/>
            <w:rPrChange w:id="105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>insufficient,aplicatia</w:t>
        </w:r>
        <w:proofErr w:type="spellEnd"/>
        <w:r w:rsidRPr="00C7021E">
          <w:rPr>
            <w:lang w:val="ro-RO"/>
            <w:rPrChange w:id="106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 xml:space="preserve"> va </w:t>
        </w:r>
        <w:proofErr w:type="spellStart"/>
        <w:r w:rsidRPr="00C7021E">
          <w:rPr>
            <w:lang w:val="ro-RO"/>
            <w:rPrChange w:id="107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>afisa</w:t>
        </w:r>
        <w:proofErr w:type="spellEnd"/>
        <w:r w:rsidRPr="00C7021E">
          <w:rPr>
            <w:lang w:val="ro-RO"/>
            <w:rPrChange w:id="108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 xml:space="preserve"> un mesaj de eroare si nu va permite final</w:t>
        </w:r>
      </w:ins>
      <w:ins w:id="109" w:author="ANDRA-MARIA VRANCIU" w:date="2026-03-15T14:02:00Z" w16du:dateUtc="2026-03-15T12:02:00Z">
        <w:r w:rsidRPr="00C7021E">
          <w:rPr>
            <w:lang w:val="ro-RO"/>
            <w:rPrChange w:id="110" w:author="CĂTĂLINA-IULIANA UNGUREAN" w:date="2026-03-15T14:06:00Z" w16du:dateUtc="2026-03-15T12:06:00Z">
              <w:rPr>
                <w:rFonts w:ascii="Courier New" w:eastAsia="Courier New" w:hAnsi="Courier New" w:cs="Courier New"/>
                <w:sz w:val="20"/>
              </w:rPr>
            </w:rPrChange>
          </w:rPr>
          <w:t>izarea comenzii</w:t>
        </w:r>
      </w:ins>
    </w:p>
    <w:p w14:paraId="332BA6CB" w14:textId="462A5B8A" w:rsidR="000A5E7F" w:rsidRPr="00C7021E" w:rsidRDefault="00000000" w:rsidP="000A5E7F">
      <w:pPr>
        <w:spacing w:after="4" w:line="250" w:lineRule="auto"/>
        <w:ind w:left="705" w:right="0" w:firstLine="0"/>
        <w:rPr>
          <w:lang w:val="ro-RO"/>
          <w:rPrChange w:id="111" w:author="CĂTĂLINA-IULIANA UNGUREAN" w:date="2026-03-15T14:06:00Z" w16du:dateUtc="2026-03-15T12:06:00Z">
            <w:rPr/>
          </w:rPrChange>
        </w:rPr>
      </w:pPr>
      <w:r w:rsidRPr="00C7021E">
        <w:rPr>
          <w:rFonts w:ascii="Courier New" w:eastAsia="Courier New" w:hAnsi="Courier New" w:cs="Courier New"/>
          <w:sz w:val="20"/>
          <w:lang w:val="ro-RO"/>
          <w:rPrChange w:id="112" w:author="CĂTĂLINA-IULIANA UNGUREAN" w:date="2026-03-15T14:06:00Z" w16du:dateUtc="2026-03-15T12:06:00Z">
            <w:rPr>
              <w:rFonts w:ascii="Courier New" w:eastAsia="Courier New" w:hAnsi="Courier New" w:cs="Courier New"/>
              <w:sz w:val="20"/>
            </w:rPr>
          </w:rPrChange>
        </w:rPr>
        <w:t>o</w:t>
      </w:r>
      <w:r w:rsidRPr="00C7021E">
        <w:rPr>
          <w:rFonts w:ascii="Arial" w:eastAsia="Arial" w:hAnsi="Arial" w:cs="Arial"/>
          <w:sz w:val="20"/>
          <w:lang w:val="ro-RO"/>
          <w:rPrChange w:id="113" w:author="CĂTĂLINA-IULIANA UNGUREAN" w:date="2026-03-15T14:06:00Z" w16du:dateUtc="2026-03-15T12:06:00Z">
            <w:rPr>
              <w:rFonts w:ascii="Arial" w:eastAsia="Arial" w:hAnsi="Arial" w:cs="Arial"/>
              <w:sz w:val="20"/>
            </w:rPr>
          </w:rPrChange>
        </w:rPr>
        <w:t xml:space="preserve"> </w:t>
      </w:r>
      <w:r w:rsidRPr="00C7021E">
        <w:rPr>
          <w:lang w:val="ro-RO"/>
          <w:rPrChange w:id="114" w:author="CĂTĂLINA-IULIANA UNGUREAN" w:date="2026-03-15T14:06:00Z" w16du:dateUtc="2026-03-15T12:06:00Z">
            <w:rPr/>
          </w:rPrChange>
        </w:rPr>
        <w:t xml:space="preserve">afișarea cantității disponibile; </w:t>
      </w:r>
    </w:p>
    <w:p w14:paraId="3977D47E" w14:textId="73C9C27E" w:rsidR="000A5E7F" w:rsidRPr="00C7021E" w:rsidRDefault="00000000" w:rsidP="000A5E7F">
      <w:pPr>
        <w:spacing w:after="4" w:line="250" w:lineRule="auto"/>
        <w:ind w:left="705" w:right="0" w:firstLine="0"/>
        <w:rPr>
          <w:lang w:val="ro-RO"/>
          <w:rPrChange w:id="115" w:author="CĂTĂLINA-IULIANA UNGUREAN" w:date="2026-03-15T14:06:00Z" w16du:dateUtc="2026-03-15T12:06:00Z">
            <w:rPr/>
          </w:rPrChange>
        </w:rPr>
      </w:pPr>
      <w:r w:rsidRPr="00C7021E">
        <w:rPr>
          <w:rFonts w:ascii="Courier New" w:eastAsia="Courier New" w:hAnsi="Courier New" w:cs="Courier New"/>
          <w:sz w:val="20"/>
          <w:lang w:val="ro-RO"/>
          <w:rPrChange w:id="116" w:author="CĂTĂLINA-IULIANA UNGUREAN" w:date="2026-03-15T14:06:00Z" w16du:dateUtc="2026-03-15T12:06:00Z">
            <w:rPr>
              <w:rFonts w:ascii="Courier New" w:eastAsia="Courier New" w:hAnsi="Courier New" w:cs="Courier New"/>
              <w:sz w:val="20"/>
            </w:rPr>
          </w:rPrChange>
        </w:rPr>
        <w:t>o</w:t>
      </w:r>
      <w:r w:rsidRPr="00C7021E">
        <w:rPr>
          <w:rFonts w:ascii="Arial" w:eastAsia="Arial" w:hAnsi="Arial" w:cs="Arial"/>
          <w:sz w:val="20"/>
          <w:lang w:val="ro-RO"/>
          <w:rPrChange w:id="117" w:author="CĂTĂLINA-IULIANA UNGUREAN" w:date="2026-03-15T14:06:00Z" w16du:dateUtc="2026-03-15T12:06:00Z">
            <w:rPr>
              <w:rFonts w:ascii="Arial" w:eastAsia="Arial" w:hAnsi="Arial" w:cs="Arial"/>
              <w:sz w:val="20"/>
            </w:rPr>
          </w:rPrChange>
        </w:rPr>
        <w:t xml:space="preserve"> </w:t>
      </w:r>
      <w:r w:rsidRPr="00C7021E">
        <w:rPr>
          <w:lang w:val="ro-RO"/>
          <w:rPrChange w:id="118" w:author="CĂTĂLINA-IULIANA UNGUREAN" w:date="2026-03-15T14:06:00Z" w16du:dateUtc="2026-03-15T12:06:00Z">
            <w:rPr/>
          </w:rPrChange>
        </w:rPr>
        <w:t xml:space="preserve">actualizarea stocului în urma comenzilor. </w:t>
      </w:r>
    </w:p>
    <w:p w14:paraId="3965CF7B" w14:textId="77777777" w:rsidR="00886A26" w:rsidRPr="00C7021E" w:rsidRDefault="00000000">
      <w:pPr>
        <w:numPr>
          <w:ilvl w:val="0"/>
          <w:numId w:val="2"/>
        </w:numPr>
        <w:ind w:right="0" w:hanging="360"/>
        <w:rPr>
          <w:lang w:val="ro-RO"/>
          <w:rPrChange w:id="119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20" w:author="CĂTĂLINA-IULIANA UNGUREAN" w:date="2026-03-15T14:06:00Z" w16du:dateUtc="2026-03-15T12:06:00Z">
            <w:rPr/>
          </w:rPrChange>
        </w:rPr>
        <w:t xml:space="preserve">Aplicația trebuie să permită crearea comenzilor: </w:t>
      </w:r>
    </w:p>
    <w:p w14:paraId="5D14917C" w14:textId="0B9D6502" w:rsidR="000A5E7F" w:rsidRPr="00C7021E" w:rsidRDefault="00000000" w:rsidP="000A5E7F">
      <w:pPr>
        <w:numPr>
          <w:ilvl w:val="1"/>
          <w:numId w:val="2"/>
        </w:numPr>
        <w:ind w:right="5296"/>
        <w:rPr>
          <w:lang w:val="ro-RO"/>
          <w:rPrChange w:id="121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22" w:author="CĂTĂLINA-IULIANA UNGUREAN" w:date="2026-03-15T14:06:00Z" w16du:dateUtc="2026-03-15T12:06:00Z">
            <w:rPr/>
          </w:rPrChange>
        </w:rPr>
        <w:t>o comandă conține unul sau mai multe</w:t>
      </w:r>
      <w:r w:rsidR="000A5E7F" w:rsidRPr="00C7021E">
        <w:rPr>
          <w:lang w:val="ro-RO"/>
          <w:rPrChange w:id="123" w:author="CĂTĂLINA-IULIANA UNGUREAN" w:date="2026-03-15T14:06:00Z" w16du:dateUtc="2026-03-15T12:06:00Z">
            <w:rPr/>
          </w:rPrChange>
        </w:rPr>
        <w:t xml:space="preserve"> </w:t>
      </w:r>
      <w:r w:rsidRPr="00C7021E">
        <w:rPr>
          <w:lang w:val="ro-RO"/>
          <w:rPrChange w:id="124" w:author="CĂTĂLINA-IULIANA UNGUREAN" w:date="2026-03-15T14:06:00Z" w16du:dateUtc="2026-03-15T12:06:00Z">
            <w:rPr/>
          </w:rPrChange>
        </w:rPr>
        <w:t xml:space="preserve">produse; </w:t>
      </w:r>
    </w:p>
    <w:p w14:paraId="11D568A5" w14:textId="66F467E0" w:rsidR="00886A26" w:rsidRPr="00C7021E" w:rsidRDefault="00000000">
      <w:pPr>
        <w:numPr>
          <w:ilvl w:val="1"/>
          <w:numId w:val="2"/>
        </w:numPr>
        <w:ind w:right="5296"/>
        <w:rPr>
          <w:lang w:val="ro-RO"/>
          <w:rPrChange w:id="125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26" w:author="CĂTĂLINA-IULIANA UNGUREAN" w:date="2026-03-15T14:06:00Z" w16du:dateUtc="2026-03-15T12:06:00Z">
            <w:rPr/>
          </w:rPrChange>
        </w:rPr>
        <w:t xml:space="preserve">fiecare produs are asociată o cantitate. </w:t>
      </w:r>
    </w:p>
    <w:p w14:paraId="0D2BE473" w14:textId="77777777" w:rsidR="000A5E7F" w:rsidRPr="00C7021E" w:rsidRDefault="00000000">
      <w:pPr>
        <w:numPr>
          <w:ilvl w:val="0"/>
          <w:numId w:val="2"/>
        </w:numPr>
        <w:ind w:right="0" w:hanging="360"/>
        <w:rPr>
          <w:lang w:val="ro-RO"/>
          <w:rPrChange w:id="127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28" w:author="CĂTĂLINA-IULIANA UNGUREAN" w:date="2026-03-15T14:06:00Z" w16du:dateUtc="2026-03-15T12:06:00Z">
            <w:rPr/>
          </w:rPrChange>
        </w:rPr>
        <w:t xml:space="preserve">Aplicația trebuie să calculeze automat conținutul unei comenzi pe baza rețetelor produselor. </w:t>
      </w:r>
    </w:p>
    <w:p w14:paraId="431C35F1" w14:textId="67E7C952" w:rsidR="00886A26" w:rsidRPr="00C7021E" w:rsidRDefault="00000000" w:rsidP="000A5E7F">
      <w:pPr>
        <w:ind w:left="705" w:right="0" w:firstLine="0"/>
        <w:rPr>
          <w:lang w:val="ro-RO"/>
          <w:rPrChange w:id="129" w:author="CĂTĂLINA-IULIANA UNGUREAN" w:date="2026-03-15T14:06:00Z" w16du:dateUtc="2026-03-15T12:06:00Z">
            <w:rPr/>
          </w:rPrChange>
        </w:rPr>
      </w:pPr>
      <w:r w:rsidRPr="00C7021E">
        <w:rPr>
          <w:rFonts w:ascii="Courier New" w:eastAsia="Courier New" w:hAnsi="Courier New" w:cs="Courier New"/>
          <w:sz w:val="20"/>
          <w:lang w:val="ro-RO"/>
          <w:rPrChange w:id="130" w:author="CĂTĂLINA-IULIANA UNGUREAN" w:date="2026-03-15T14:06:00Z" w16du:dateUtc="2026-03-15T12:06:00Z">
            <w:rPr>
              <w:rFonts w:ascii="Courier New" w:eastAsia="Courier New" w:hAnsi="Courier New" w:cs="Courier New"/>
              <w:sz w:val="20"/>
            </w:rPr>
          </w:rPrChange>
        </w:rPr>
        <w:t>o</w:t>
      </w:r>
      <w:r w:rsidRPr="00C7021E">
        <w:rPr>
          <w:rFonts w:ascii="Arial" w:eastAsia="Arial" w:hAnsi="Arial" w:cs="Arial"/>
          <w:sz w:val="20"/>
          <w:lang w:val="ro-RO"/>
          <w:rPrChange w:id="131" w:author="CĂTĂLINA-IULIANA UNGUREAN" w:date="2026-03-15T14:06:00Z" w16du:dateUtc="2026-03-15T12:06:00Z">
            <w:rPr>
              <w:rFonts w:ascii="Arial" w:eastAsia="Arial" w:hAnsi="Arial" w:cs="Arial"/>
              <w:sz w:val="20"/>
            </w:rPr>
          </w:rPrChange>
        </w:rPr>
        <w:t xml:space="preserve"> </w:t>
      </w:r>
      <w:r w:rsidRPr="00C7021E">
        <w:rPr>
          <w:lang w:val="ro-RO"/>
          <w:rPrChange w:id="132" w:author="CĂTĂLINA-IULIANA UNGUREAN" w:date="2026-03-15T14:06:00Z" w16du:dateUtc="2026-03-15T12:06:00Z">
            <w:rPr/>
          </w:rPrChange>
        </w:rPr>
        <w:t>la finalizarea comenzii se generează bonul de casă care se salvează în format .</w:t>
      </w:r>
      <w:proofErr w:type="spellStart"/>
      <w:r w:rsidRPr="00C7021E">
        <w:rPr>
          <w:lang w:val="ro-RO"/>
          <w:rPrChange w:id="133" w:author="CĂTĂLINA-IULIANA UNGUREAN" w:date="2026-03-15T14:06:00Z" w16du:dateUtc="2026-03-15T12:06:00Z">
            <w:rPr/>
          </w:rPrChange>
        </w:rPr>
        <w:t>csv</w:t>
      </w:r>
      <w:proofErr w:type="spellEnd"/>
      <w:r w:rsidRPr="00C7021E">
        <w:rPr>
          <w:lang w:val="ro-RO"/>
          <w:rPrChange w:id="134" w:author="CĂTĂLINA-IULIANA UNGUREAN" w:date="2026-03-15T14:06:00Z" w16du:dateUtc="2026-03-15T12:06:00Z">
            <w:rPr/>
          </w:rPrChange>
        </w:rPr>
        <w:t xml:space="preserve">. </w:t>
      </w:r>
    </w:p>
    <w:p w14:paraId="2C4E3AA4" w14:textId="77777777" w:rsidR="00886A26" w:rsidRPr="00C7021E" w:rsidRDefault="00000000">
      <w:pPr>
        <w:numPr>
          <w:ilvl w:val="0"/>
          <w:numId w:val="2"/>
        </w:numPr>
        <w:spacing w:after="51"/>
        <w:ind w:right="0" w:hanging="360"/>
        <w:rPr>
          <w:lang w:val="ro-RO"/>
          <w:rPrChange w:id="135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36" w:author="CĂTĂLINA-IULIANA UNGUREAN" w:date="2026-03-15T14:06:00Z" w16du:dateUtc="2026-03-15T12:06:00Z">
            <w:rPr/>
          </w:rPrChange>
        </w:rPr>
        <w:t xml:space="preserve">La finalul fiecărei zile se salvează informațiile despre comenzile </w:t>
      </w:r>
      <w:proofErr w:type="spellStart"/>
      <w:r w:rsidRPr="00C7021E">
        <w:rPr>
          <w:lang w:val="ro-RO"/>
          <w:rPrChange w:id="137" w:author="CĂTĂLINA-IULIANA UNGUREAN" w:date="2026-03-15T14:06:00Z" w16du:dateUtc="2026-03-15T12:06:00Z">
            <w:rPr/>
          </w:rPrChange>
        </w:rPr>
        <w:t>înregsitrate</w:t>
      </w:r>
      <w:proofErr w:type="spellEnd"/>
      <w:r w:rsidRPr="00C7021E">
        <w:rPr>
          <w:lang w:val="ro-RO"/>
          <w:rPrChange w:id="138" w:author="CĂTĂLINA-IULIANA UNGUREAN" w:date="2026-03-15T14:06:00Z" w16du:dateUtc="2026-03-15T12:06:00Z">
            <w:rPr/>
          </w:rPrChange>
        </w:rPr>
        <w:t xml:space="preserve"> și se calculează </w:t>
      </w:r>
      <w:proofErr w:type="spellStart"/>
      <w:r w:rsidRPr="00C7021E">
        <w:rPr>
          <w:lang w:val="ro-RO"/>
          <w:rPrChange w:id="139" w:author="CĂTĂLINA-IULIANA UNGUREAN" w:date="2026-03-15T14:06:00Z" w16du:dateUtc="2026-03-15T12:06:00Z">
            <w:rPr/>
          </w:rPrChange>
        </w:rPr>
        <w:t>totaul</w:t>
      </w:r>
      <w:proofErr w:type="spellEnd"/>
      <w:r w:rsidRPr="00C7021E">
        <w:rPr>
          <w:lang w:val="ro-RO"/>
          <w:rPrChange w:id="140" w:author="CĂTĂLINA-IULIANA UNGUREAN" w:date="2026-03-15T14:06:00Z" w16du:dateUtc="2026-03-15T12:06:00Z">
            <w:rPr/>
          </w:rPrChange>
        </w:rPr>
        <w:t xml:space="preserve"> zilei. Datele pot fi exportate în format CSV. </w:t>
      </w:r>
    </w:p>
    <w:p w14:paraId="502C621F" w14:textId="77777777" w:rsidR="00886A26" w:rsidRPr="00C7021E" w:rsidRDefault="00000000">
      <w:pPr>
        <w:spacing w:after="0" w:line="259" w:lineRule="auto"/>
        <w:ind w:left="0" w:right="-205" w:firstLine="0"/>
        <w:jc w:val="right"/>
        <w:rPr>
          <w:lang w:val="ro-RO"/>
          <w:rPrChange w:id="141" w:author="CĂTĂLINA-IULIANA UNGUREAN" w:date="2026-03-15T14:06:00Z" w16du:dateUtc="2026-03-15T12:06:00Z">
            <w:rPr/>
          </w:rPrChange>
        </w:rPr>
      </w:pPr>
      <w:r w:rsidRPr="00C7021E">
        <w:rPr>
          <w:noProof/>
          <w:lang w:val="ro-RO"/>
          <w:rPrChange w:id="142" w:author="CĂTĂLINA-IULIANA UNGUREAN" w:date="2026-03-15T14:06:00Z" w16du:dateUtc="2026-03-15T12:06:00Z">
            <w:rPr>
              <w:noProof/>
            </w:rPr>
          </w:rPrChange>
        </w:rPr>
        <mc:AlternateContent>
          <mc:Choice Requires="wpg">
            <w:drawing>
              <wp:inline distT="0" distB="0" distL="0" distR="0" wp14:anchorId="343099D2" wp14:editId="4789CDCD">
                <wp:extent cx="6434455" cy="20701"/>
                <wp:effectExtent l="0" t="0" r="0" b="0"/>
                <wp:docPr id="1508" name="Group 1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4455" cy="20701"/>
                          <a:chOff x="0" y="0"/>
                          <a:chExt cx="6434455" cy="20701"/>
                        </a:xfrm>
                      </wpg:grpSpPr>
                      <wps:wsp>
                        <wps:cNvPr id="1829" name="Shape 1829"/>
                        <wps:cNvSpPr/>
                        <wps:spPr>
                          <a:xfrm>
                            <a:off x="0" y="0"/>
                            <a:ext cx="64331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3185" h="19685">
                                <a:moveTo>
                                  <a:pt x="0" y="0"/>
                                </a:moveTo>
                                <a:lnTo>
                                  <a:pt x="6433185" y="0"/>
                                </a:lnTo>
                                <a:lnTo>
                                  <a:pt x="643318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" name="Shape 1830"/>
                        <wps:cNvSpPr/>
                        <wps:spPr>
                          <a:xfrm>
                            <a:off x="432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3480" y="888"/>
                            <a:ext cx="64279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7978" h="9144">
                                <a:moveTo>
                                  <a:pt x="0" y="0"/>
                                </a:moveTo>
                                <a:lnTo>
                                  <a:pt x="6427978" y="0"/>
                                </a:lnTo>
                                <a:lnTo>
                                  <a:pt x="64279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6431407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43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6431407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43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3480" y="17653"/>
                            <a:ext cx="64279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7978" h="9144">
                                <a:moveTo>
                                  <a:pt x="0" y="0"/>
                                </a:moveTo>
                                <a:lnTo>
                                  <a:pt x="6427978" y="0"/>
                                </a:lnTo>
                                <a:lnTo>
                                  <a:pt x="64279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6431407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8" style="width:506.65pt;height:1.63pt;mso-position-horizontal-relative:char;mso-position-vertical-relative:line" coordsize="64344,207">
                <v:shape id="Shape 1838" style="position:absolute;width:64331;height:196;left:0;top:0;" coordsize="6433185,19685" path="m0,0l6433185,0l6433185,19685l0,19685l0,0">
                  <v:stroke weight="0pt" endcap="flat" joinstyle="miter" miterlimit="10" on="false" color="#000000" opacity="0"/>
                  <v:fill on="true" color="#a0a0a0"/>
                </v:shape>
                <v:shape id="Shape 1839" style="position:absolute;width:91;height:91;left: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40" style="position:absolute;width:64279;height:91;left:34;top:8;" coordsize="6427978,9144" path="m0,0l6427978,0l6427978,9144l0,9144l0,0">
                  <v:stroke weight="0pt" endcap="flat" joinstyle="miter" miterlimit="10" on="false" color="#000000" opacity="0"/>
                  <v:fill on="true" color="#a0a0a0"/>
                </v:shape>
                <v:shape id="Shape 1841" style="position:absolute;width:91;height:91;left:6431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42" style="position:absolute;width:91;height:137;left:4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843" style="position:absolute;width:91;height:137;left:64314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844" style="position:absolute;width:91;height:91;left:4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45" style="position:absolute;width:64279;height:91;left:34;top:176;" coordsize="6427978,9144" path="m0,0l6427978,0l6427978,9144l0,9144l0,0">
                  <v:stroke weight="0pt" endcap="flat" joinstyle="miter" miterlimit="10" on="false" color="#000000" opacity="0"/>
                  <v:fill on="true" color="#e3e3e3"/>
                </v:shape>
                <v:shape id="Shape 1846" style="position:absolute;width:91;height:91;left:64314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C7021E">
        <w:rPr>
          <w:lang w:val="ro-RO"/>
          <w:rPrChange w:id="143" w:author="CĂTĂLINA-IULIANA UNGUREAN" w:date="2026-03-15T14:06:00Z" w16du:dateUtc="2026-03-15T12:06:00Z">
            <w:rPr/>
          </w:rPrChange>
        </w:rPr>
        <w:t xml:space="preserve"> </w:t>
      </w:r>
    </w:p>
    <w:p w14:paraId="51BD101C" w14:textId="77777777" w:rsidR="00886A26" w:rsidRPr="00C7021E" w:rsidRDefault="00000000">
      <w:pPr>
        <w:spacing w:after="0" w:line="259" w:lineRule="auto"/>
        <w:ind w:left="284" w:right="0" w:firstLine="0"/>
        <w:rPr>
          <w:lang w:val="ro-RO"/>
          <w:rPrChange w:id="144" w:author="CĂTĂLINA-IULIANA UNGUREAN" w:date="2026-03-15T14:06:00Z" w16du:dateUtc="2026-03-15T12:06:00Z">
            <w:rPr/>
          </w:rPrChange>
        </w:rPr>
      </w:pPr>
      <w:r w:rsidRPr="00C7021E">
        <w:rPr>
          <w:b/>
          <w:lang w:val="ro-RO"/>
          <w:rPrChange w:id="145" w:author="CĂTĂLINA-IULIANA UNGUREAN" w:date="2026-03-15T14:06:00Z" w16du:dateUtc="2026-03-15T12:06:00Z">
            <w:rPr>
              <w:b/>
            </w:rPr>
          </w:rPrChange>
        </w:rPr>
        <w:t xml:space="preserve">Cerințe non-funcționale  </w:t>
      </w:r>
    </w:p>
    <w:p w14:paraId="5D1FDBA3" w14:textId="77777777" w:rsidR="00886A26" w:rsidRPr="00C7021E" w:rsidRDefault="00000000">
      <w:pPr>
        <w:numPr>
          <w:ilvl w:val="0"/>
          <w:numId w:val="3"/>
        </w:numPr>
        <w:ind w:right="0" w:hanging="360"/>
        <w:rPr>
          <w:lang w:val="ro-RO"/>
          <w:rPrChange w:id="146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47" w:author="CĂTĂLINA-IULIANA UNGUREAN" w:date="2026-03-15T14:06:00Z" w16du:dateUtc="2026-03-15T12:06:00Z">
            <w:rPr/>
          </w:rPrChange>
        </w:rPr>
        <w:t xml:space="preserve">Aplicația trebuie să fie o </w:t>
      </w:r>
      <w:r w:rsidRPr="00C7021E">
        <w:rPr>
          <w:b/>
          <w:lang w:val="ro-RO"/>
          <w:rPrChange w:id="148" w:author="CĂTĂLINA-IULIANA UNGUREAN" w:date="2026-03-15T14:06:00Z" w16du:dateUtc="2026-03-15T12:06:00Z">
            <w:rPr>
              <w:b/>
            </w:rPr>
          </w:rPrChange>
        </w:rPr>
        <w:t>aplicație desktop Java</w:t>
      </w:r>
      <w:r w:rsidRPr="00C7021E">
        <w:rPr>
          <w:lang w:val="ro-RO"/>
          <w:rPrChange w:id="149" w:author="CĂTĂLINA-IULIANA UNGUREAN" w:date="2026-03-15T14:06:00Z" w16du:dateUtc="2026-03-15T12:06:00Z">
            <w:rPr/>
          </w:rPrChange>
        </w:rPr>
        <w:t xml:space="preserve">. </w:t>
      </w:r>
    </w:p>
    <w:p w14:paraId="2A39D169" w14:textId="77777777" w:rsidR="00886A26" w:rsidRPr="00C7021E" w:rsidRDefault="00000000">
      <w:pPr>
        <w:numPr>
          <w:ilvl w:val="0"/>
          <w:numId w:val="3"/>
        </w:numPr>
        <w:ind w:right="0" w:hanging="360"/>
        <w:rPr>
          <w:lang w:val="ro-RO"/>
          <w:rPrChange w:id="150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51" w:author="CĂTĂLINA-IULIANA UNGUREAN" w:date="2026-03-15T14:06:00Z" w16du:dateUtc="2026-03-15T12:06:00Z">
            <w:rPr/>
          </w:rPrChange>
        </w:rPr>
        <w:lastRenderedPageBreak/>
        <w:t xml:space="preserve">Interfața grafică trebuie realizată folosind </w:t>
      </w:r>
      <w:proofErr w:type="spellStart"/>
      <w:r w:rsidRPr="00C7021E">
        <w:rPr>
          <w:b/>
          <w:lang w:val="ro-RO"/>
          <w:rPrChange w:id="152" w:author="CĂTĂLINA-IULIANA UNGUREAN" w:date="2026-03-15T14:06:00Z" w16du:dateUtc="2026-03-15T12:06:00Z">
            <w:rPr>
              <w:b/>
            </w:rPr>
          </w:rPrChange>
        </w:rPr>
        <w:t>JavaFX</w:t>
      </w:r>
      <w:proofErr w:type="spellEnd"/>
      <w:r w:rsidRPr="00C7021E">
        <w:rPr>
          <w:lang w:val="ro-RO"/>
          <w:rPrChange w:id="153" w:author="CĂTĂLINA-IULIANA UNGUREAN" w:date="2026-03-15T14:06:00Z" w16du:dateUtc="2026-03-15T12:06:00Z">
            <w:rPr/>
          </w:rPrChange>
        </w:rPr>
        <w:t xml:space="preserve">. </w:t>
      </w:r>
    </w:p>
    <w:p w14:paraId="072370C8" w14:textId="77777777" w:rsidR="00886A26" w:rsidRPr="00C7021E" w:rsidRDefault="00000000">
      <w:pPr>
        <w:numPr>
          <w:ilvl w:val="0"/>
          <w:numId w:val="3"/>
        </w:numPr>
        <w:ind w:right="0" w:hanging="360"/>
        <w:rPr>
          <w:lang w:val="ro-RO"/>
          <w:rPrChange w:id="154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55" w:author="CĂTĂLINA-IULIANA UNGUREAN" w:date="2026-03-15T14:06:00Z" w16du:dateUtc="2026-03-15T12:06:00Z">
            <w:rPr/>
          </w:rPrChange>
        </w:rPr>
        <w:t xml:space="preserve">Persistența datelor trebuie realizată în </w:t>
      </w:r>
      <w:r w:rsidRPr="00C7021E">
        <w:rPr>
          <w:b/>
          <w:lang w:val="ro-RO"/>
          <w:rPrChange w:id="156" w:author="CĂTĂLINA-IULIANA UNGUREAN" w:date="2026-03-15T14:06:00Z" w16du:dateUtc="2026-03-15T12:06:00Z">
            <w:rPr>
              <w:b/>
            </w:rPr>
          </w:rPrChange>
        </w:rPr>
        <w:t>fișiere text</w:t>
      </w:r>
      <w:r w:rsidRPr="00C7021E">
        <w:rPr>
          <w:lang w:val="ro-RO"/>
          <w:rPrChange w:id="157" w:author="CĂTĂLINA-IULIANA UNGUREAN" w:date="2026-03-15T14:06:00Z" w16du:dateUtc="2026-03-15T12:06:00Z">
            <w:rPr/>
          </w:rPrChange>
        </w:rPr>
        <w:t xml:space="preserve">. </w:t>
      </w:r>
    </w:p>
    <w:p w14:paraId="75AA4EA4" w14:textId="77777777" w:rsidR="00886A26" w:rsidRPr="00C7021E" w:rsidRDefault="00000000">
      <w:pPr>
        <w:numPr>
          <w:ilvl w:val="0"/>
          <w:numId w:val="3"/>
        </w:numPr>
        <w:spacing w:after="4" w:line="250" w:lineRule="auto"/>
        <w:ind w:right="0" w:hanging="360"/>
        <w:rPr>
          <w:lang w:val="ro-RO"/>
          <w:rPrChange w:id="158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59" w:author="CĂTĂLINA-IULIANA UNGUREAN" w:date="2026-03-15T14:06:00Z" w16du:dateUtc="2026-03-15T12:06:00Z">
            <w:rPr/>
          </w:rPrChange>
        </w:rPr>
        <w:t xml:space="preserve">Accesul la date trebuie implementat folosind </w:t>
      </w:r>
      <w:proofErr w:type="spellStart"/>
      <w:r w:rsidRPr="00C7021E">
        <w:rPr>
          <w:b/>
          <w:lang w:val="ro-RO"/>
          <w:rPrChange w:id="160" w:author="CĂTĂLINA-IULIANA UNGUREAN" w:date="2026-03-15T14:06:00Z" w16du:dateUtc="2026-03-15T12:06:00Z">
            <w:rPr>
              <w:b/>
            </w:rPr>
          </w:rPrChange>
        </w:rPr>
        <w:t>Repository</w:t>
      </w:r>
      <w:proofErr w:type="spellEnd"/>
      <w:r w:rsidRPr="00C7021E">
        <w:rPr>
          <w:b/>
          <w:lang w:val="ro-RO"/>
          <w:rPrChange w:id="161" w:author="CĂTĂLINA-IULIANA UNGUREAN" w:date="2026-03-15T14:06:00Z" w16du:dateUtc="2026-03-15T12:06:00Z">
            <w:rPr>
              <w:b/>
            </w:rPr>
          </w:rPrChange>
        </w:rPr>
        <w:t xml:space="preserve"> Pattern</w:t>
      </w:r>
      <w:r w:rsidRPr="00C7021E">
        <w:rPr>
          <w:lang w:val="ro-RO"/>
          <w:rPrChange w:id="162" w:author="CĂTĂLINA-IULIANA UNGUREAN" w:date="2026-03-15T14:06:00Z" w16du:dateUtc="2026-03-15T12:06:00Z">
            <w:rPr/>
          </w:rPrChange>
        </w:rPr>
        <w:t xml:space="preserve">. </w:t>
      </w:r>
    </w:p>
    <w:p w14:paraId="2197ED4E" w14:textId="77777777" w:rsidR="00886A26" w:rsidRPr="00C7021E" w:rsidRDefault="00000000">
      <w:pPr>
        <w:numPr>
          <w:ilvl w:val="0"/>
          <w:numId w:val="3"/>
        </w:numPr>
        <w:ind w:right="0" w:hanging="360"/>
        <w:rPr>
          <w:lang w:val="ro-RO"/>
          <w:rPrChange w:id="163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64" w:author="CĂTĂLINA-IULIANA UNGUREAN" w:date="2026-03-15T14:06:00Z" w16du:dateUtc="2026-03-15T12:06:00Z">
            <w:rPr/>
          </w:rPrChange>
        </w:rPr>
        <w:t>Logica aplicației trebuie separată de interfața grafică (</w:t>
      </w:r>
      <w:proofErr w:type="spellStart"/>
      <w:r w:rsidRPr="00C7021E">
        <w:rPr>
          <w:lang w:val="ro-RO"/>
          <w:rPrChange w:id="165" w:author="CĂTĂLINA-IULIANA UNGUREAN" w:date="2026-03-15T14:06:00Z" w16du:dateUtc="2026-03-15T12:06:00Z">
            <w:rPr/>
          </w:rPrChange>
        </w:rPr>
        <w:t>layer</w:t>
      </w:r>
      <w:proofErr w:type="spellEnd"/>
      <w:r w:rsidRPr="00C7021E">
        <w:rPr>
          <w:lang w:val="ro-RO"/>
          <w:rPrChange w:id="166" w:author="CĂTĂLINA-IULIANA UNGUREAN" w:date="2026-03-15T14:06:00Z" w16du:dateUtc="2026-03-15T12:06:00Z">
            <w:rPr/>
          </w:rPrChange>
        </w:rPr>
        <w:t xml:space="preserve"> Service). </w:t>
      </w:r>
    </w:p>
    <w:p w14:paraId="5C778966" w14:textId="77777777" w:rsidR="00886A26" w:rsidRPr="00C7021E" w:rsidRDefault="00000000">
      <w:pPr>
        <w:numPr>
          <w:ilvl w:val="0"/>
          <w:numId w:val="3"/>
        </w:numPr>
        <w:spacing w:after="3117"/>
        <w:ind w:right="0" w:hanging="360"/>
        <w:rPr>
          <w:lang w:val="ro-RO"/>
          <w:rPrChange w:id="167" w:author="CĂTĂLINA-IULIANA UNGUREAN" w:date="2026-03-15T14:06:00Z" w16du:dateUtc="2026-03-15T12:06:00Z">
            <w:rPr/>
          </w:rPrChange>
        </w:rPr>
      </w:pPr>
      <w:r w:rsidRPr="00C7021E">
        <w:rPr>
          <w:lang w:val="ro-RO"/>
          <w:rPrChange w:id="168" w:author="CĂTĂLINA-IULIANA UNGUREAN" w:date="2026-03-15T14:06:00Z" w16du:dateUtc="2026-03-15T12:06:00Z">
            <w:rPr/>
          </w:rPrChange>
        </w:rPr>
        <w:t xml:space="preserve">Codul trebuie să respecte principiile OOP (încapsulare, separarea responsabilităților). </w:t>
      </w:r>
    </w:p>
    <w:p w14:paraId="4711E330" w14:textId="53F34ED7" w:rsidR="000A5E7F" w:rsidRPr="00C7021E" w:rsidRDefault="000A5E7F">
      <w:pPr>
        <w:numPr>
          <w:ilvl w:val="0"/>
          <w:numId w:val="3"/>
        </w:numPr>
        <w:spacing w:after="3117"/>
        <w:ind w:right="0" w:hanging="360"/>
        <w:rPr>
          <w:lang w:val="ro-RO"/>
          <w:rPrChange w:id="169" w:author="CĂTĂLINA-IULIANA UNGUREAN" w:date="2026-03-15T14:06:00Z" w16du:dateUtc="2026-03-15T12:06:00Z">
            <w:rPr/>
          </w:rPrChange>
        </w:rPr>
      </w:pPr>
      <w:ins w:id="170" w:author="ANDRA-MARIA VRANCIU" w:date="2026-03-15T13:55:00Z">
        <w:r w:rsidRPr="00C7021E">
          <w:rPr>
            <w:lang w:val="ro-RO"/>
            <w:rPrChange w:id="171" w:author="CĂTĂLINA-IULIANA UNGUREAN" w:date="2026-03-15T14:06:00Z" w16du:dateUtc="2026-03-15T12:06:00Z">
              <w:rPr/>
            </w:rPrChange>
          </w:rPr>
          <w:t>La prima rulare a aplicației, dacă fișierele de date necesare nu există, aplicația va crea automat fișiere goale pentru stocarea datelor (produse, ingrediente, rețete și comenzi).</w:t>
        </w:r>
      </w:ins>
    </w:p>
    <w:p w14:paraId="70DEF381" w14:textId="77777777" w:rsidR="00886A26" w:rsidRPr="00C7021E" w:rsidRDefault="00000000">
      <w:pPr>
        <w:spacing w:after="0" w:line="259" w:lineRule="auto"/>
        <w:ind w:left="0" w:right="0" w:firstLine="0"/>
        <w:rPr>
          <w:lang w:val="ro-RO"/>
          <w:rPrChange w:id="172" w:author="CĂTĂLINA-IULIANA UNGUREAN" w:date="2026-03-15T14:06:00Z" w16du:dateUtc="2026-03-15T12:06:00Z">
            <w:rPr/>
          </w:rPrChange>
        </w:rPr>
      </w:pPr>
      <w:r w:rsidRPr="00C7021E">
        <w:rPr>
          <w:color w:val="0000FF"/>
          <w:lang w:val="ro-RO"/>
          <w:rPrChange w:id="173" w:author="CĂTĂLINA-IULIANA UNGUREAN" w:date="2026-03-15T14:06:00Z" w16du:dateUtc="2026-03-15T12:06:00Z">
            <w:rPr>
              <w:color w:val="0000FF"/>
            </w:rPr>
          </w:rPrChange>
        </w:rPr>
        <w:t xml:space="preserve"> </w:t>
      </w:r>
    </w:p>
    <w:sectPr w:rsidR="00886A26" w:rsidRPr="00C7021E">
      <w:pgSz w:w="11906" w:h="16841"/>
      <w:pgMar w:top="1440" w:right="843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F326A"/>
    <w:multiLevelType w:val="hybridMultilevel"/>
    <w:tmpl w:val="85C2F5D2"/>
    <w:lvl w:ilvl="0" w:tplc="05BEA4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308A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489A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E0A8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6CAB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4C38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10E5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1AB5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1EF6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3276EB"/>
    <w:multiLevelType w:val="hybridMultilevel"/>
    <w:tmpl w:val="CC5681CA"/>
    <w:lvl w:ilvl="0" w:tplc="B288B28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2EF8F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4073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669F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C4858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84145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56E3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E2417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C25F3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952DB0"/>
    <w:multiLevelType w:val="hybridMultilevel"/>
    <w:tmpl w:val="C72A1B5C"/>
    <w:lvl w:ilvl="0" w:tplc="0156B60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5A5E02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EC2C8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FCFBD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EE765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66D52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10667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C0483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E87A1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5438798">
    <w:abstractNumId w:val="0"/>
  </w:num>
  <w:num w:numId="2" w16cid:durableId="135806698">
    <w:abstractNumId w:val="2"/>
  </w:num>
  <w:num w:numId="3" w16cid:durableId="20606309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ĂTĂLINA-IULIANA UNGUREAN">
    <w15:presenceInfo w15:providerId="AD" w15:userId="S::catalina.ungurean@stud.ubbcluj.ro::fe15e833-d056-429b-a1fa-cd7f2008c529"/>
  </w15:person>
  <w15:person w15:author="ANDRA-MARIA VRANCIU">
    <w15:presenceInfo w15:providerId="AD" w15:userId="S::andra.vranciu@stud.ubbcluj.ro::f8595c30-2313-4a27-9425-c015fe774f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A26"/>
    <w:rsid w:val="000A5E7F"/>
    <w:rsid w:val="000E01BE"/>
    <w:rsid w:val="00132A55"/>
    <w:rsid w:val="00403342"/>
    <w:rsid w:val="004729E0"/>
    <w:rsid w:val="00886A26"/>
    <w:rsid w:val="008C34CE"/>
    <w:rsid w:val="00A55475"/>
    <w:rsid w:val="00C7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BECEB"/>
  <w15:docId w15:val="{01D85214-E2F3-44F9-96CB-26AB1357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7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Revision">
    <w:name w:val="Revision"/>
    <w:hidden/>
    <w:uiPriority w:val="99"/>
    <w:semiHidden/>
    <w:rsid w:val="000A5E7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0A5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C7317-E3BD-42F9-8C29-BE80777F5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2513</Characters>
  <Application>Microsoft Office Word</Application>
  <DocSecurity>0</DocSecurity>
  <Lines>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Cami_Acer</dc:creator>
  <cp:keywords/>
  <cp:lastModifiedBy>CĂTĂLINA-IULIANA UNGUREAN</cp:lastModifiedBy>
  <cp:revision>5</cp:revision>
  <cp:lastPrinted>2026-03-15T12:04:00Z</cp:lastPrinted>
  <dcterms:created xsi:type="dcterms:W3CDTF">2026-03-15T12:05:00Z</dcterms:created>
  <dcterms:modified xsi:type="dcterms:W3CDTF">2026-03-15T12:06:00Z</dcterms:modified>
</cp:coreProperties>
</file>